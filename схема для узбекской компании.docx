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7087" w14:textId="77777777" w:rsidR="003F1DE6" w:rsidRPr="003F1DE6" w:rsidRDefault="003F1DE6" w:rsidP="003F1DE6">
      <w:pPr>
        <w:rPr>
          <w:b/>
          <w:bCs/>
        </w:rPr>
      </w:pPr>
      <w:proofErr w:type="spellStart"/>
      <w:r w:rsidRPr="003F1DE6">
        <w:rPr>
          <w:b/>
          <w:bCs/>
        </w:rPr>
        <w:t>Чеклист</w:t>
      </w:r>
      <w:proofErr w:type="spellEnd"/>
      <w:r w:rsidRPr="003F1DE6">
        <w:rPr>
          <w:b/>
          <w:bCs/>
        </w:rPr>
        <w:t>: Корейская мама + Узбекская дочка</w:t>
      </w:r>
    </w:p>
    <w:p w14:paraId="5824BDD6" w14:textId="77777777" w:rsidR="003F1DE6" w:rsidRPr="003F1DE6" w:rsidRDefault="003F1DE6" w:rsidP="003F1DE6">
      <w:pPr>
        <w:rPr>
          <w:b/>
          <w:bCs/>
        </w:rPr>
      </w:pPr>
      <w:r w:rsidRPr="003F1DE6">
        <w:rPr>
          <w:b/>
          <w:bCs/>
        </w:rPr>
        <w:t>Этап 1: Корейская компания (если ещё нет)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5391"/>
        <w:gridCol w:w="2885"/>
        <w:gridCol w:w="705"/>
      </w:tblGrid>
      <w:tr w:rsidR="003F1DE6" w:rsidRPr="003F1DE6" w14:paraId="160BACA4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93AFEF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D11A9A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F630F4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0E486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Статус</w:t>
            </w:r>
          </w:p>
        </w:tc>
      </w:tr>
      <w:tr w:rsidR="003F1DE6" w:rsidRPr="003F1DE6" w14:paraId="4FDA657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EADFC0" w14:textId="77777777" w:rsidR="003F1DE6" w:rsidRPr="003F1DE6" w:rsidRDefault="003F1DE6" w:rsidP="003F1DE6">
            <w:r w:rsidRPr="003F1DE6">
              <w:t>1.1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6B03A" w14:textId="77777777" w:rsidR="003F1DE6" w:rsidRPr="003F1DE6" w:rsidRDefault="003F1DE6" w:rsidP="003F1DE6">
            <w:r w:rsidRPr="003F1DE6">
              <w:t>Регистрация компании в Корее (</w:t>
            </w:r>
            <w:r w:rsidRPr="003F1DE6">
              <w:t>주식회사</w:t>
            </w:r>
            <w:r w:rsidRPr="003F1DE6">
              <w:t xml:space="preserve"> или </w:t>
            </w:r>
            <w:r w:rsidRPr="003F1DE6">
              <w:t>유한회사</w:t>
            </w:r>
            <w:r w:rsidRPr="003F1DE6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374FE" w14:textId="77777777" w:rsidR="003F1DE6" w:rsidRPr="003F1DE6" w:rsidRDefault="003F1DE6" w:rsidP="003F1DE6">
            <w:hyperlink r:id="rId4" w:tgtFrame="_blank" w:history="1">
              <w:proofErr w:type="spellStart"/>
              <w:r w:rsidRPr="003F1DE6">
                <w:rPr>
                  <w:rStyle w:val="ac"/>
                </w:rPr>
                <w:t>StartBiz</w:t>
              </w:r>
              <w:proofErr w:type="spellEnd"/>
              <w:r w:rsidRPr="003F1DE6">
                <w:rPr>
                  <w:rStyle w:val="ac"/>
                </w:rPr>
                <w:t xml:space="preserve"> Korea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BF888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6C80CC9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2EA23" w14:textId="77777777" w:rsidR="003F1DE6" w:rsidRPr="003F1DE6" w:rsidRDefault="003F1DE6" w:rsidP="003F1DE6">
            <w:r w:rsidRPr="003F1DE6">
              <w:t>1.2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8CEFC5" w14:textId="77777777" w:rsidR="003F1DE6" w:rsidRPr="003F1DE6" w:rsidRDefault="003F1DE6" w:rsidP="003F1DE6">
            <w:r w:rsidRPr="003F1DE6">
              <w:t>Получить бизнес-регистрацию (</w:t>
            </w:r>
            <w:r w:rsidRPr="003F1DE6">
              <w:t>사업자등록</w:t>
            </w:r>
            <w:r w:rsidRPr="003F1DE6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7351B" w14:textId="77777777" w:rsidR="003F1DE6" w:rsidRPr="003F1DE6" w:rsidRDefault="003F1DE6" w:rsidP="003F1DE6">
            <w:hyperlink r:id="rId5" w:tgtFrame="_blank" w:history="1">
              <w:proofErr w:type="spellStart"/>
              <w:r w:rsidRPr="003F1DE6">
                <w:rPr>
                  <w:rStyle w:val="ac"/>
                </w:rPr>
                <w:t>HomeTax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D0CCC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0659B92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5BEEF" w14:textId="77777777" w:rsidR="003F1DE6" w:rsidRPr="003F1DE6" w:rsidRDefault="003F1DE6" w:rsidP="003F1DE6">
            <w:r w:rsidRPr="003F1DE6">
              <w:t>1.3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EA96E3" w14:textId="77777777" w:rsidR="003F1DE6" w:rsidRPr="003F1DE6" w:rsidRDefault="003F1DE6" w:rsidP="003F1DE6">
            <w:r w:rsidRPr="003F1DE6">
              <w:t>Открыть корпоративный счёт в корейском банке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B67EC" w14:textId="77777777" w:rsidR="003F1DE6" w:rsidRPr="003F1DE6" w:rsidRDefault="003F1DE6" w:rsidP="003F1DE6">
            <w:r w:rsidRPr="003F1DE6">
              <w:t xml:space="preserve">Любой банк (KB, </w:t>
            </w:r>
            <w:proofErr w:type="spellStart"/>
            <w:r w:rsidRPr="003F1DE6">
              <w:t>Shinhan</w:t>
            </w:r>
            <w:proofErr w:type="spellEnd"/>
            <w:r w:rsidRPr="003F1DE6">
              <w:t xml:space="preserve">, </w:t>
            </w:r>
            <w:proofErr w:type="spellStart"/>
            <w:r w:rsidRPr="003F1DE6">
              <w:t>etc</w:t>
            </w:r>
            <w:proofErr w:type="spellEnd"/>
            <w:r w:rsidRPr="003F1DE6">
              <w:t>.)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E79F6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</w:tbl>
    <w:p w14:paraId="3B21888E" w14:textId="77777777" w:rsidR="003F1DE6" w:rsidRPr="003F1DE6" w:rsidRDefault="003F1DE6" w:rsidP="003F1DE6">
      <w:r w:rsidRPr="003F1DE6">
        <w:pict w14:anchorId="713F1D4A">
          <v:rect id="_x0000_i1025" style="width:0;height:1.5pt" o:hralign="center" o:hrstd="t" o:hr="t" fillcolor="#a0a0a0" stroked="f"/>
        </w:pict>
      </w:r>
    </w:p>
    <w:p w14:paraId="10807293" w14:textId="77777777" w:rsidR="003F1DE6" w:rsidRPr="003F1DE6" w:rsidRDefault="003F1DE6" w:rsidP="003F1DE6">
      <w:pPr>
        <w:rPr>
          <w:b/>
          <w:bCs/>
        </w:rPr>
      </w:pPr>
      <w:r w:rsidRPr="003F1DE6">
        <w:rPr>
          <w:b/>
          <w:bCs/>
        </w:rPr>
        <w:t>Этап 2: Узбекская дочка (ООО)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4906"/>
        <w:gridCol w:w="3370"/>
        <w:gridCol w:w="705"/>
      </w:tblGrid>
      <w:tr w:rsidR="003F1DE6" w:rsidRPr="003F1DE6" w14:paraId="5C8A645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B833B7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4C3CD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884E4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0EC439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Статус</w:t>
            </w:r>
          </w:p>
        </w:tc>
      </w:tr>
      <w:tr w:rsidR="003F1DE6" w:rsidRPr="003F1DE6" w14:paraId="6E6DD4D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77EAC" w14:textId="77777777" w:rsidR="003F1DE6" w:rsidRPr="003F1DE6" w:rsidRDefault="003F1DE6" w:rsidP="003F1DE6">
            <w:r w:rsidRPr="003F1DE6">
              <w:t>2.1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36101" w14:textId="77777777" w:rsidR="003F1DE6" w:rsidRPr="003F1DE6" w:rsidRDefault="003F1DE6" w:rsidP="003F1DE6">
            <w:r w:rsidRPr="003F1DE6">
              <w:t>Получить ЭЦП (электронно-цифровая подпись)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D3902" w14:textId="77777777" w:rsidR="003F1DE6" w:rsidRPr="003F1DE6" w:rsidRDefault="003F1DE6" w:rsidP="003F1DE6">
            <w:hyperlink r:id="rId6" w:tgtFrame="_blank" w:history="1">
              <w:r w:rsidRPr="003F1DE6">
                <w:rPr>
                  <w:rStyle w:val="ac"/>
                </w:rPr>
                <w:t>e-imzo.uz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70CCCE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4C9B6AF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8A8244" w14:textId="77777777" w:rsidR="003F1DE6" w:rsidRPr="003F1DE6" w:rsidRDefault="003F1DE6" w:rsidP="003F1DE6">
            <w:r w:rsidRPr="003F1DE6">
              <w:t>2.2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4157E" w14:textId="77777777" w:rsidR="003F1DE6" w:rsidRPr="003F1DE6" w:rsidRDefault="003F1DE6" w:rsidP="003F1DE6">
            <w:r w:rsidRPr="003F1DE6">
              <w:t>Зарегистрировать ООО онлайн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92B63" w14:textId="77777777" w:rsidR="003F1DE6" w:rsidRPr="003F1DE6" w:rsidRDefault="003F1DE6" w:rsidP="003F1DE6">
            <w:hyperlink r:id="rId7" w:tgtFrame="_blank" w:history="1">
              <w:r w:rsidRPr="003F1DE6">
                <w:rPr>
                  <w:rStyle w:val="ac"/>
                </w:rPr>
                <w:t>my.gov.uz → Регистрация бизнеса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F239AD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2A6BFAC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3DD74" w14:textId="77777777" w:rsidR="003F1DE6" w:rsidRPr="003F1DE6" w:rsidRDefault="003F1DE6" w:rsidP="003F1DE6">
            <w:r w:rsidRPr="003F1DE6">
              <w:t>2.3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35C71" w14:textId="77777777" w:rsidR="003F1DE6" w:rsidRPr="003F1DE6" w:rsidRDefault="003F1DE6" w:rsidP="003F1DE6">
            <w:r w:rsidRPr="003F1DE6">
              <w:t>Указать учредителя: Корейская компания (100%)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E48D3" w14:textId="77777777" w:rsidR="003F1DE6" w:rsidRPr="003F1DE6" w:rsidRDefault="003F1DE6" w:rsidP="003F1DE6">
            <w:r w:rsidRPr="003F1DE6">
              <w:t>В форме регистрации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C89B7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7F26E59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FD70C" w14:textId="77777777" w:rsidR="003F1DE6" w:rsidRPr="003F1DE6" w:rsidRDefault="003F1DE6" w:rsidP="003F1DE6">
            <w:r w:rsidRPr="003F1DE6">
              <w:t>2.4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9906C" w14:textId="77777777" w:rsidR="003F1DE6" w:rsidRPr="003F1DE6" w:rsidRDefault="003F1DE6" w:rsidP="003F1DE6">
            <w:r w:rsidRPr="003F1DE6">
              <w:t>Указать директора: </w:t>
            </w:r>
            <w:r w:rsidRPr="003F1DE6">
              <w:rPr>
                <w:b/>
                <w:bCs/>
              </w:rPr>
              <w:t>ТЫ</w:t>
            </w:r>
            <w:r w:rsidRPr="003F1DE6">
              <w:t xml:space="preserve"> (гражданин </w:t>
            </w:r>
            <w:proofErr w:type="spellStart"/>
            <w:r w:rsidRPr="003F1DE6">
              <w:t>Узб</w:t>
            </w:r>
            <w:proofErr w:type="spellEnd"/>
            <w:r w:rsidRPr="003F1DE6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64763" w14:textId="77777777" w:rsidR="003F1DE6" w:rsidRPr="003F1DE6" w:rsidRDefault="003F1DE6" w:rsidP="003F1DE6">
            <w:r w:rsidRPr="003F1DE6">
              <w:t>В форме регистрации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D9E18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510EEF1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42E11F" w14:textId="77777777" w:rsidR="003F1DE6" w:rsidRPr="003F1DE6" w:rsidRDefault="003F1DE6" w:rsidP="003F1DE6">
            <w:r w:rsidRPr="003F1DE6">
              <w:t>2.5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32121" w14:textId="77777777" w:rsidR="003F1DE6" w:rsidRPr="003F1DE6" w:rsidRDefault="003F1DE6" w:rsidP="003F1DE6">
            <w:r w:rsidRPr="003F1DE6">
              <w:t>Выбрать ОКОНХ: 62010 (разработка ПО)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AB1AD" w14:textId="77777777" w:rsidR="003F1DE6" w:rsidRPr="003F1DE6" w:rsidRDefault="003F1DE6" w:rsidP="003F1DE6">
            <w:r w:rsidRPr="003F1DE6">
              <w:t>В форме регистрации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F06A6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55F3396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7F916" w14:textId="77777777" w:rsidR="003F1DE6" w:rsidRPr="003F1DE6" w:rsidRDefault="003F1DE6" w:rsidP="003F1DE6">
            <w:r w:rsidRPr="003F1DE6">
              <w:t>2.6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B9AC1" w14:textId="77777777" w:rsidR="003F1DE6" w:rsidRPr="003F1DE6" w:rsidRDefault="003F1DE6" w:rsidP="003F1DE6">
            <w:r w:rsidRPr="003F1DE6">
              <w:t>Получить свидетельство о регистрации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CCF2E" w14:textId="77777777" w:rsidR="003F1DE6" w:rsidRPr="003F1DE6" w:rsidRDefault="003F1DE6" w:rsidP="003F1DE6">
            <w:r w:rsidRPr="003F1DE6">
              <w:t>Автоматически после одобрения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74F54C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</w:tbl>
    <w:p w14:paraId="6EEEFC1D" w14:textId="77777777" w:rsidR="003F1DE6" w:rsidRPr="003F1DE6" w:rsidRDefault="003F1DE6" w:rsidP="003F1DE6">
      <w:r w:rsidRPr="003F1DE6">
        <w:pict w14:anchorId="1D539B24">
          <v:rect id="_x0000_i1026" style="width:0;height:1.5pt" o:hralign="center" o:hrstd="t" o:hr="t" fillcolor="#a0a0a0" stroked="f"/>
        </w:pict>
      </w:r>
    </w:p>
    <w:p w14:paraId="614AC57E" w14:textId="77777777" w:rsidR="003F1DE6" w:rsidRPr="003F1DE6" w:rsidRDefault="003F1DE6" w:rsidP="003F1DE6">
      <w:pPr>
        <w:rPr>
          <w:b/>
          <w:bCs/>
        </w:rPr>
      </w:pPr>
      <w:r w:rsidRPr="003F1DE6">
        <w:rPr>
          <w:b/>
          <w:bCs/>
        </w:rPr>
        <w:t>Этап 3: IT Park резидентство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3757"/>
        <w:gridCol w:w="3474"/>
        <w:gridCol w:w="705"/>
      </w:tblGrid>
      <w:tr w:rsidR="003F1DE6" w:rsidRPr="003F1DE6" w14:paraId="03D136B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74E6A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7F19B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C8A86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AE789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Статус</w:t>
            </w:r>
          </w:p>
        </w:tc>
      </w:tr>
      <w:tr w:rsidR="003F1DE6" w:rsidRPr="003F1DE6" w14:paraId="33C620B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2D741C" w14:textId="77777777" w:rsidR="003F1DE6" w:rsidRPr="003F1DE6" w:rsidRDefault="003F1DE6" w:rsidP="003F1DE6">
            <w:r w:rsidRPr="003F1DE6">
              <w:t>3.1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C1749" w14:textId="77777777" w:rsidR="003F1DE6" w:rsidRPr="003F1DE6" w:rsidRDefault="003F1DE6" w:rsidP="003F1DE6">
            <w:r w:rsidRPr="003F1DE6">
              <w:t>Создать аккаунт на портале IT Park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61F71" w14:textId="77777777" w:rsidR="003F1DE6" w:rsidRPr="003F1DE6" w:rsidRDefault="003F1DE6" w:rsidP="003F1DE6">
            <w:hyperlink r:id="rId8" w:tgtFrame="_blank" w:history="1">
              <w:r w:rsidRPr="003F1DE6">
                <w:rPr>
                  <w:rStyle w:val="ac"/>
                </w:rPr>
                <w:t>my.it-park.uz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0F64F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634524E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E31661" w14:textId="77777777" w:rsidR="003F1DE6" w:rsidRPr="003F1DE6" w:rsidRDefault="003F1DE6" w:rsidP="003F1DE6">
            <w:r w:rsidRPr="003F1DE6">
              <w:t>3.2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E5CA7" w14:textId="77777777" w:rsidR="003F1DE6" w:rsidRPr="003F1DE6" w:rsidRDefault="003F1DE6" w:rsidP="003F1DE6">
            <w:r w:rsidRPr="003F1DE6">
              <w:t>Подать заявку на резидентство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57592" w14:textId="77777777" w:rsidR="003F1DE6" w:rsidRPr="003F1DE6" w:rsidRDefault="003F1DE6" w:rsidP="003F1DE6">
            <w:hyperlink r:id="rId9" w:tgtFrame="_blank" w:history="1">
              <w:r w:rsidRPr="003F1DE6">
                <w:rPr>
                  <w:rStyle w:val="ac"/>
                </w:rPr>
                <w:t>my.it-park.uz → Стать резидентом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C221A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116E7C1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A56325" w14:textId="77777777" w:rsidR="003F1DE6" w:rsidRPr="003F1DE6" w:rsidRDefault="003F1DE6" w:rsidP="003F1DE6">
            <w:r w:rsidRPr="003F1DE6">
              <w:t>3.3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9693E" w14:textId="77777777" w:rsidR="003F1DE6" w:rsidRPr="003F1DE6" w:rsidRDefault="003F1DE6" w:rsidP="003F1DE6">
            <w:r w:rsidRPr="003F1DE6">
              <w:t>Загрузить документы: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75175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CB87E" w14:textId="77777777" w:rsidR="003F1DE6" w:rsidRPr="003F1DE6" w:rsidRDefault="003F1DE6" w:rsidP="003F1DE6"/>
        </w:tc>
      </w:tr>
      <w:tr w:rsidR="003F1DE6" w:rsidRPr="003F1DE6" w14:paraId="1969D8B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9B2850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67A7A" w14:textId="77777777" w:rsidR="003F1DE6" w:rsidRPr="003F1DE6" w:rsidRDefault="003F1DE6" w:rsidP="003F1DE6">
            <w:r w:rsidRPr="003F1DE6">
              <w:t>• Устав ООО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56600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D6D303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4458B14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C5215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5A26E" w14:textId="77777777" w:rsidR="003F1DE6" w:rsidRPr="003F1DE6" w:rsidRDefault="003F1DE6" w:rsidP="003F1DE6">
            <w:r w:rsidRPr="003F1DE6">
              <w:t>• Свидетельство о регистрации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535A5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7D30E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3D240C3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96C26C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D6ED8" w14:textId="77777777" w:rsidR="003F1DE6" w:rsidRPr="003F1DE6" w:rsidRDefault="003F1DE6" w:rsidP="003F1DE6">
            <w:r w:rsidRPr="003F1DE6">
              <w:t>• Бизнес-план (шаблон на сайте)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2247E" w14:textId="77777777" w:rsidR="003F1DE6" w:rsidRPr="003F1DE6" w:rsidRDefault="003F1DE6" w:rsidP="003F1DE6">
            <w:hyperlink r:id="rId10" w:tgtFrame="_blank" w:history="1">
              <w:r w:rsidRPr="003F1DE6">
                <w:rPr>
                  <w:rStyle w:val="ac"/>
                </w:rPr>
                <w:t>Шаблон IT Park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ECF51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1562DDF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5D095" w14:textId="77777777" w:rsidR="003F1DE6" w:rsidRPr="003F1DE6" w:rsidRDefault="003F1DE6" w:rsidP="003F1DE6">
            <w:r w:rsidRPr="003F1DE6">
              <w:t>3.4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4FB0DB" w14:textId="77777777" w:rsidR="003F1DE6" w:rsidRPr="003F1DE6" w:rsidRDefault="003F1DE6" w:rsidP="003F1DE6">
            <w:r w:rsidRPr="003F1DE6">
              <w:t>Пройти интервью (онлайн)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09B67" w14:textId="77777777" w:rsidR="003F1DE6" w:rsidRPr="003F1DE6" w:rsidRDefault="003F1DE6" w:rsidP="003F1DE6">
            <w:r w:rsidRPr="003F1DE6">
              <w:t>Назначат после подачи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669BA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673166C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9F499" w14:textId="77777777" w:rsidR="003F1DE6" w:rsidRPr="003F1DE6" w:rsidRDefault="003F1DE6" w:rsidP="003F1DE6">
            <w:r w:rsidRPr="003F1DE6">
              <w:t>3.5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5936FA" w14:textId="77777777" w:rsidR="003F1DE6" w:rsidRPr="003F1DE6" w:rsidRDefault="003F1DE6" w:rsidP="003F1DE6">
            <w:r w:rsidRPr="003F1DE6">
              <w:t>Получить статус резидента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EBA70" w14:textId="77777777" w:rsidR="003F1DE6" w:rsidRPr="003F1DE6" w:rsidRDefault="003F1DE6" w:rsidP="003F1DE6">
            <w:r w:rsidRPr="003F1DE6">
              <w:t>5-10 рабочих дней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631536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09FEECA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08F92" w14:textId="77777777" w:rsidR="003F1DE6" w:rsidRPr="003F1DE6" w:rsidRDefault="003F1DE6" w:rsidP="003F1DE6">
            <w:r w:rsidRPr="003F1DE6">
              <w:t>3.6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0C57B" w14:textId="77777777" w:rsidR="003F1DE6" w:rsidRPr="003F1DE6" w:rsidRDefault="003F1DE6" w:rsidP="003F1DE6">
            <w:r w:rsidRPr="003F1DE6">
              <w:t>Подать заявку на виртуальный офис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4D9D3" w14:textId="77777777" w:rsidR="003F1DE6" w:rsidRPr="003F1DE6" w:rsidRDefault="003F1DE6" w:rsidP="003F1DE6">
            <w:hyperlink r:id="rId11" w:tgtFrame="_blank" w:history="1">
              <w:r w:rsidRPr="003F1DE6">
                <w:rPr>
                  <w:rStyle w:val="ac"/>
                </w:rPr>
                <w:t>my.it-park.uz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953AD6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</w:tbl>
    <w:p w14:paraId="13C96C08" w14:textId="77777777" w:rsidR="003F1DE6" w:rsidRPr="003F1DE6" w:rsidRDefault="003F1DE6" w:rsidP="003F1DE6">
      <w:r w:rsidRPr="003F1DE6">
        <w:pict w14:anchorId="2B738647">
          <v:rect id="_x0000_i1027" style="width:0;height:1.5pt" o:hralign="center" o:hrstd="t" o:hr="t" fillcolor="#a0a0a0" stroked="f"/>
        </w:pict>
      </w:r>
    </w:p>
    <w:p w14:paraId="31422C93" w14:textId="77777777" w:rsidR="003F1DE6" w:rsidRPr="003F1DE6" w:rsidRDefault="003F1DE6" w:rsidP="003F1DE6">
      <w:pPr>
        <w:rPr>
          <w:b/>
          <w:bCs/>
        </w:rPr>
      </w:pPr>
      <w:r w:rsidRPr="003F1DE6">
        <w:rPr>
          <w:b/>
          <w:bCs/>
        </w:rPr>
        <w:t>Этап 4: Банковский счёт в Узбекистане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4658"/>
        <w:gridCol w:w="1614"/>
        <w:gridCol w:w="705"/>
      </w:tblGrid>
      <w:tr w:rsidR="003F1DE6" w:rsidRPr="003F1DE6" w14:paraId="3FC54D0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4C9AF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A26F2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51318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A38E4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Статус</w:t>
            </w:r>
          </w:p>
        </w:tc>
      </w:tr>
      <w:tr w:rsidR="003F1DE6" w:rsidRPr="003F1DE6" w14:paraId="22DDB40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818D3" w14:textId="77777777" w:rsidR="003F1DE6" w:rsidRPr="003F1DE6" w:rsidRDefault="003F1DE6" w:rsidP="003F1DE6">
            <w:r w:rsidRPr="003F1DE6">
              <w:t>4.1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D1AFD" w14:textId="77777777" w:rsidR="003F1DE6" w:rsidRPr="003F1DE6" w:rsidRDefault="003F1DE6" w:rsidP="003F1DE6">
            <w:r w:rsidRPr="003F1DE6">
              <w:t>Открыть счёт в банке (рекомендую)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1288F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DEF2F" w14:textId="77777777" w:rsidR="003F1DE6" w:rsidRPr="003F1DE6" w:rsidRDefault="003F1DE6" w:rsidP="003F1DE6"/>
        </w:tc>
      </w:tr>
      <w:tr w:rsidR="003F1DE6" w:rsidRPr="003F1DE6" w14:paraId="2DF5798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4FE468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FA3349" w14:textId="77777777" w:rsidR="003F1DE6" w:rsidRPr="003F1DE6" w:rsidRDefault="003F1DE6" w:rsidP="003F1DE6">
            <w:proofErr w:type="spellStart"/>
            <w:r w:rsidRPr="003F1DE6">
              <w:rPr>
                <w:b/>
                <w:bCs/>
              </w:rPr>
              <w:t>Kapitalbank</w:t>
            </w:r>
            <w:proofErr w:type="spellEnd"/>
            <w:r w:rsidRPr="003F1DE6">
              <w:t> — хороший онлайн-банкинг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E58A1" w14:textId="77777777" w:rsidR="003F1DE6" w:rsidRPr="003F1DE6" w:rsidRDefault="003F1DE6" w:rsidP="003F1DE6">
            <w:hyperlink r:id="rId12" w:tgtFrame="_blank" w:history="1">
              <w:r w:rsidRPr="003F1DE6">
                <w:rPr>
                  <w:rStyle w:val="ac"/>
                </w:rPr>
                <w:t>kapitalbank.uz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ADB8C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21A8C37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31611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25999" w14:textId="77777777" w:rsidR="003F1DE6" w:rsidRPr="003F1DE6" w:rsidRDefault="003F1DE6" w:rsidP="003F1DE6">
            <w:proofErr w:type="spellStart"/>
            <w:r w:rsidRPr="003F1DE6">
              <w:rPr>
                <w:b/>
                <w:bCs/>
              </w:rPr>
              <w:t>Ipak</w:t>
            </w:r>
            <w:proofErr w:type="spellEnd"/>
            <w:r w:rsidRPr="003F1DE6">
              <w:rPr>
                <w:b/>
                <w:bCs/>
              </w:rPr>
              <w:t xml:space="preserve"> </w:t>
            </w:r>
            <w:proofErr w:type="spellStart"/>
            <w:r w:rsidRPr="003F1DE6">
              <w:rPr>
                <w:b/>
                <w:bCs/>
              </w:rPr>
              <w:t>Yuli</w:t>
            </w:r>
            <w:proofErr w:type="spellEnd"/>
            <w:r w:rsidRPr="003F1DE6">
              <w:t> — работают с 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4311A" w14:textId="77777777" w:rsidR="003F1DE6" w:rsidRPr="003F1DE6" w:rsidRDefault="003F1DE6" w:rsidP="003F1DE6">
            <w:hyperlink r:id="rId13" w:tgtFrame="_blank" w:history="1">
              <w:r w:rsidRPr="003F1DE6">
                <w:rPr>
                  <w:rStyle w:val="ac"/>
                </w:rPr>
                <w:t>ipak.uz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C8937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4BF7913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0A1AC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73437" w14:textId="77777777" w:rsidR="003F1DE6" w:rsidRPr="003F1DE6" w:rsidRDefault="003F1DE6" w:rsidP="003F1DE6">
            <w:proofErr w:type="spellStart"/>
            <w:r w:rsidRPr="003F1DE6">
              <w:rPr>
                <w:b/>
                <w:bCs/>
              </w:rPr>
              <w:t>Hamkorbank</w:t>
            </w:r>
            <w:proofErr w:type="spellEnd"/>
            <w:r w:rsidRPr="003F1DE6">
              <w:t> — удобный для малого бизнеса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AF35A" w14:textId="77777777" w:rsidR="003F1DE6" w:rsidRPr="003F1DE6" w:rsidRDefault="003F1DE6" w:rsidP="003F1DE6">
            <w:hyperlink r:id="rId14" w:tgtFrame="_blank" w:history="1">
              <w:r w:rsidRPr="003F1DE6">
                <w:rPr>
                  <w:rStyle w:val="ac"/>
                </w:rPr>
                <w:t>hamkorbank.uz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6A794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254DFC1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9AFA8" w14:textId="77777777" w:rsidR="003F1DE6" w:rsidRPr="003F1DE6" w:rsidRDefault="003F1DE6" w:rsidP="003F1DE6">
            <w:r w:rsidRPr="003F1DE6">
              <w:t>4.2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4BC57" w14:textId="77777777" w:rsidR="003F1DE6" w:rsidRPr="003F1DE6" w:rsidRDefault="003F1DE6" w:rsidP="003F1DE6">
            <w:r w:rsidRPr="003F1DE6">
              <w:t>Открыть мультивалютный счёт (USD/KRW)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A1646" w14:textId="77777777" w:rsidR="003F1DE6" w:rsidRPr="003F1DE6" w:rsidRDefault="003F1DE6" w:rsidP="003F1DE6">
            <w:r w:rsidRPr="003F1DE6">
              <w:t>В том же банке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52589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030820F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DF4C6" w14:textId="77777777" w:rsidR="003F1DE6" w:rsidRPr="003F1DE6" w:rsidRDefault="003F1DE6" w:rsidP="003F1DE6">
            <w:r w:rsidRPr="003F1DE6">
              <w:t>4.3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41CA7" w14:textId="77777777" w:rsidR="003F1DE6" w:rsidRPr="003F1DE6" w:rsidRDefault="003F1DE6" w:rsidP="003F1DE6">
            <w:r w:rsidRPr="003F1DE6">
              <w:t>Подключить интернет-банкинг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C32DF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866B0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</w:tbl>
    <w:p w14:paraId="69E571F4" w14:textId="77777777" w:rsidR="003F1DE6" w:rsidRPr="003F1DE6" w:rsidRDefault="003F1DE6" w:rsidP="003F1DE6">
      <w:r w:rsidRPr="003F1DE6">
        <w:pict w14:anchorId="09F30F3D">
          <v:rect id="_x0000_i1028" style="width:0;height:1.5pt" o:hralign="center" o:hrstd="t" o:hr="t" fillcolor="#a0a0a0" stroked="f"/>
        </w:pict>
      </w:r>
    </w:p>
    <w:p w14:paraId="22519B42" w14:textId="77777777" w:rsidR="003F1DE6" w:rsidRPr="003F1DE6" w:rsidRDefault="003F1DE6" w:rsidP="003F1DE6">
      <w:pPr>
        <w:rPr>
          <w:b/>
          <w:bCs/>
        </w:rPr>
      </w:pPr>
      <w:r w:rsidRPr="003F1DE6">
        <w:rPr>
          <w:b/>
          <w:bCs/>
        </w:rPr>
        <w:t>Этап 5: Подключение платёжных систем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3519"/>
        <w:gridCol w:w="3016"/>
        <w:gridCol w:w="705"/>
      </w:tblGrid>
      <w:tr w:rsidR="003F1DE6" w:rsidRPr="003F1DE6" w14:paraId="024BD71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BDF6A3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BA5E1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077A56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ED07AA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Статус</w:t>
            </w:r>
          </w:p>
        </w:tc>
      </w:tr>
      <w:tr w:rsidR="003F1DE6" w:rsidRPr="003F1DE6" w14:paraId="508E3E7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7F230" w14:textId="77777777" w:rsidR="003F1DE6" w:rsidRPr="003F1DE6" w:rsidRDefault="003F1DE6" w:rsidP="003F1DE6">
            <w:r w:rsidRPr="003F1DE6">
              <w:t>5.1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2EAF1" w14:textId="77777777" w:rsidR="003F1DE6" w:rsidRPr="003F1DE6" w:rsidRDefault="003F1DE6" w:rsidP="003F1DE6">
            <w:r w:rsidRPr="003F1DE6">
              <w:rPr>
                <w:b/>
                <w:bCs/>
              </w:rPr>
              <w:t>Click</w:t>
            </w:r>
            <w:r w:rsidRPr="003F1DE6">
              <w:t> — приём платежей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BDF52" w14:textId="77777777" w:rsidR="003F1DE6" w:rsidRPr="003F1DE6" w:rsidRDefault="003F1DE6" w:rsidP="003F1DE6">
            <w:hyperlink r:id="rId15" w:tgtFrame="_blank" w:history="1">
              <w:r w:rsidRPr="003F1DE6">
                <w:rPr>
                  <w:rStyle w:val="ac"/>
                </w:rPr>
                <w:t>click.uz/</w:t>
              </w:r>
              <w:proofErr w:type="spellStart"/>
              <w:r w:rsidRPr="003F1DE6">
                <w:rPr>
                  <w:rStyle w:val="ac"/>
                </w:rPr>
                <w:t>merchant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2F001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5F11876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FE4AFD" w14:textId="77777777" w:rsidR="003F1DE6" w:rsidRPr="003F1DE6" w:rsidRDefault="003F1DE6" w:rsidP="003F1DE6">
            <w:r w:rsidRPr="003F1DE6">
              <w:t>5.2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FD939" w14:textId="77777777" w:rsidR="003F1DE6" w:rsidRPr="003F1DE6" w:rsidRDefault="003F1DE6" w:rsidP="003F1DE6">
            <w:proofErr w:type="spellStart"/>
            <w:r w:rsidRPr="003F1DE6">
              <w:rPr>
                <w:b/>
                <w:bCs/>
              </w:rPr>
              <w:t>Payme</w:t>
            </w:r>
            <w:proofErr w:type="spellEnd"/>
            <w:r w:rsidRPr="003F1DE6">
              <w:t> — приём платежей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D4FB9" w14:textId="77777777" w:rsidR="003F1DE6" w:rsidRPr="003F1DE6" w:rsidRDefault="003F1DE6" w:rsidP="003F1DE6">
            <w:hyperlink r:id="rId16" w:tgtFrame="_blank" w:history="1">
              <w:r w:rsidRPr="003F1DE6">
                <w:rPr>
                  <w:rStyle w:val="ac"/>
                </w:rPr>
                <w:t>payme.uz/</w:t>
              </w:r>
              <w:proofErr w:type="spellStart"/>
              <w:r w:rsidRPr="003F1DE6">
                <w:rPr>
                  <w:rStyle w:val="ac"/>
                </w:rPr>
                <w:t>business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85B3F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5F08E27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5776E" w14:textId="77777777" w:rsidR="003F1DE6" w:rsidRPr="003F1DE6" w:rsidRDefault="003F1DE6" w:rsidP="003F1DE6">
            <w:r w:rsidRPr="003F1DE6">
              <w:t>5.3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438317" w14:textId="77777777" w:rsidR="003F1DE6" w:rsidRPr="003F1DE6" w:rsidRDefault="003F1DE6" w:rsidP="003F1DE6">
            <w:pPr>
              <w:rPr>
                <w:lang w:val="en-US"/>
              </w:rPr>
            </w:pPr>
            <w:proofErr w:type="spellStart"/>
            <w:r w:rsidRPr="003F1DE6">
              <w:rPr>
                <w:b/>
                <w:bCs/>
                <w:lang w:val="en-US"/>
              </w:rPr>
              <w:t>Uzum</w:t>
            </w:r>
            <w:proofErr w:type="spellEnd"/>
            <w:r w:rsidRPr="003F1DE6">
              <w:rPr>
                <w:b/>
                <w:bCs/>
                <w:lang w:val="en-US"/>
              </w:rPr>
              <w:t xml:space="preserve"> Bank</w:t>
            </w:r>
            <w:r w:rsidRPr="003F1DE6">
              <w:rPr>
                <w:lang w:val="en-US"/>
              </w:rPr>
              <w:t xml:space="preserve"> — </w:t>
            </w:r>
            <w:r w:rsidRPr="003F1DE6">
              <w:t>карты</w:t>
            </w:r>
            <w:r w:rsidRPr="003F1DE6">
              <w:rPr>
                <w:lang w:val="en-US"/>
              </w:rPr>
              <w:t xml:space="preserve"> </w:t>
            </w:r>
            <w:proofErr w:type="spellStart"/>
            <w:r w:rsidRPr="003F1DE6">
              <w:rPr>
                <w:lang w:val="en-US"/>
              </w:rPr>
              <w:t>Uzcard</w:t>
            </w:r>
            <w:proofErr w:type="spellEnd"/>
            <w:r w:rsidRPr="003F1DE6">
              <w:rPr>
                <w:lang w:val="en-US"/>
              </w:rPr>
              <w:t>/Humo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8D1D0" w14:textId="77777777" w:rsidR="003F1DE6" w:rsidRPr="003F1DE6" w:rsidRDefault="003F1DE6" w:rsidP="003F1DE6">
            <w:hyperlink r:id="rId17" w:tgtFrame="_blank" w:history="1">
              <w:r w:rsidRPr="003F1DE6">
                <w:rPr>
                  <w:rStyle w:val="ac"/>
                </w:rPr>
                <w:t>uzumbank.uz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5E4D8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09DBD23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60C88" w14:textId="77777777" w:rsidR="003F1DE6" w:rsidRPr="003F1DE6" w:rsidRDefault="003F1DE6" w:rsidP="003F1DE6">
            <w:r w:rsidRPr="003F1DE6">
              <w:t>5.4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BBAE8" w14:textId="77777777" w:rsidR="003F1DE6" w:rsidRPr="003F1DE6" w:rsidRDefault="003F1DE6" w:rsidP="003F1DE6">
            <w:r w:rsidRPr="003F1DE6">
              <w:t xml:space="preserve">Интеграция с сайтом </w:t>
            </w:r>
            <w:proofErr w:type="spellStart"/>
            <w:r w:rsidRPr="003F1DE6">
              <w:t>Staffix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BE6012" w14:textId="77777777" w:rsidR="003F1DE6" w:rsidRPr="003F1DE6" w:rsidRDefault="003F1DE6" w:rsidP="003F1DE6">
            <w:r w:rsidRPr="003F1DE6">
              <w:t>После получения API ключей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8943E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</w:tbl>
    <w:p w14:paraId="511B2FBD" w14:textId="77777777" w:rsidR="003F1DE6" w:rsidRPr="003F1DE6" w:rsidRDefault="003F1DE6" w:rsidP="003F1DE6">
      <w:r w:rsidRPr="003F1DE6">
        <w:pict w14:anchorId="4C9C488A">
          <v:rect id="_x0000_i1029" style="width:0;height:1.5pt" o:hralign="center" o:hrstd="t" o:hr="t" fillcolor="#a0a0a0" stroked="f"/>
        </w:pict>
      </w:r>
    </w:p>
    <w:p w14:paraId="1B0342C3" w14:textId="77777777" w:rsidR="003F1DE6" w:rsidRPr="003F1DE6" w:rsidRDefault="003F1DE6" w:rsidP="003F1DE6">
      <w:pPr>
        <w:rPr>
          <w:b/>
          <w:bCs/>
        </w:rPr>
      </w:pPr>
      <w:r w:rsidRPr="003F1DE6">
        <w:rPr>
          <w:b/>
          <w:bCs/>
        </w:rPr>
        <w:t>Этап 6: Налоговый учёт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5350"/>
        <w:gridCol w:w="2546"/>
        <w:gridCol w:w="705"/>
      </w:tblGrid>
      <w:tr w:rsidR="003F1DE6" w:rsidRPr="003F1DE6" w14:paraId="3BB0889F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4ED95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BB568E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44EDE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8266DB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Статус</w:t>
            </w:r>
          </w:p>
        </w:tc>
      </w:tr>
      <w:tr w:rsidR="003F1DE6" w:rsidRPr="003F1DE6" w14:paraId="11F3302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603EA" w14:textId="77777777" w:rsidR="003F1DE6" w:rsidRPr="003F1DE6" w:rsidRDefault="003F1DE6" w:rsidP="003F1DE6">
            <w:r w:rsidRPr="003F1DE6">
              <w:t>6.1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812524" w14:textId="77777777" w:rsidR="003F1DE6" w:rsidRPr="003F1DE6" w:rsidRDefault="003F1DE6" w:rsidP="003F1DE6">
            <w:r w:rsidRPr="003F1DE6">
              <w:t>Зарегистрироваться в кабинете налогоплательщика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A96BE" w14:textId="77777777" w:rsidR="003F1DE6" w:rsidRPr="003F1DE6" w:rsidRDefault="003F1DE6" w:rsidP="003F1DE6">
            <w:hyperlink r:id="rId18" w:tgtFrame="_blank" w:history="1">
              <w:r w:rsidRPr="003F1DE6">
                <w:rPr>
                  <w:rStyle w:val="ac"/>
                </w:rPr>
                <w:t>soliq.uz/</w:t>
              </w:r>
              <w:proofErr w:type="spellStart"/>
              <w:r w:rsidRPr="003F1DE6">
                <w:rPr>
                  <w:rStyle w:val="ac"/>
                </w:rPr>
                <w:t>cabinet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F5C780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7D3CEA5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9FF10" w14:textId="77777777" w:rsidR="003F1DE6" w:rsidRPr="003F1DE6" w:rsidRDefault="003F1DE6" w:rsidP="003F1DE6">
            <w:r w:rsidRPr="003F1DE6">
              <w:t>6.2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ACE91" w14:textId="77777777" w:rsidR="003F1DE6" w:rsidRPr="003F1DE6" w:rsidRDefault="003F1DE6" w:rsidP="003F1DE6">
            <w:r w:rsidRPr="003F1DE6">
              <w:t>Привязать ЭЦП к кабинету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A394FF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97F273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2B17094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6C6CD" w14:textId="77777777" w:rsidR="003F1DE6" w:rsidRPr="003F1DE6" w:rsidRDefault="003F1DE6" w:rsidP="003F1DE6">
            <w:r w:rsidRPr="003F1DE6">
              <w:t>6.3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356D22" w14:textId="77777777" w:rsidR="003F1DE6" w:rsidRPr="003F1DE6" w:rsidRDefault="003F1DE6" w:rsidP="003F1DE6">
            <w:r w:rsidRPr="003F1DE6">
              <w:t>Настроить автоматическую отчётность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86FD7" w14:textId="77777777" w:rsidR="003F1DE6" w:rsidRPr="003F1DE6" w:rsidRDefault="003F1DE6" w:rsidP="003F1DE6">
            <w:r w:rsidRPr="003F1DE6">
              <w:t>Или нанять бухгалтера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777AC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0CDE2A7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CAE18D" w14:textId="77777777" w:rsidR="003F1DE6" w:rsidRPr="003F1DE6" w:rsidRDefault="003F1DE6" w:rsidP="003F1DE6">
            <w:r w:rsidRPr="003F1DE6">
              <w:t>6.4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B9704" w14:textId="77777777" w:rsidR="003F1DE6" w:rsidRPr="003F1DE6" w:rsidRDefault="003F1DE6" w:rsidP="003F1DE6">
            <w:r w:rsidRPr="003F1DE6">
              <w:t>Проверить применение льгот IT Park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D6885" w14:textId="77777777" w:rsidR="003F1DE6" w:rsidRPr="003F1DE6" w:rsidRDefault="003F1DE6" w:rsidP="003F1DE6">
            <w:r w:rsidRPr="003F1DE6">
              <w:t xml:space="preserve">В личном кабинете </w:t>
            </w:r>
            <w:proofErr w:type="spellStart"/>
            <w:r w:rsidRPr="003F1DE6">
              <w:t>Soliq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3F77A8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</w:tbl>
    <w:p w14:paraId="42110209" w14:textId="77777777" w:rsidR="003F1DE6" w:rsidRPr="003F1DE6" w:rsidRDefault="003F1DE6" w:rsidP="003F1DE6">
      <w:r w:rsidRPr="003F1DE6">
        <w:pict w14:anchorId="2297A483">
          <v:rect id="_x0000_i1030" style="width:0;height:1.5pt" o:hralign="center" o:hrstd="t" o:hr="t" fillcolor="#a0a0a0" stroked="f"/>
        </w:pict>
      </w:r>
    </w:p>
    <w:p w14:paraId="2187DA14" w14:textId="77777777" w:rsidR="003F1DE6" w:rsidRPr="003F1DE6" w:rsidRDefault="003F1DE6" w:rsidP="003F1DE6">
      <w:pPr>
        <w:rPr>
          <w:b/>
          <w:bCs/>
        </w:rPr>
      </w:pPr>
      <w:r w:rsidRPr="003F1DE6">
        <w:rPr>
          <w:b/>
          <w:bCs/>
        </w:rPr>
        <w:t>Этап 7: Выплата дивидендов в Корею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4625"/>
        <w:gridCol w:w="3042"/>
        <w:gridCol w:w="705"/>
      </w:tblGrid>
      <w:tr w:rsidR="003F1DE6" w:rsidRPr="003F1DE6" w14:paraId="182B0F9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C5FDB1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253A2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6F29B9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A056B3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Статус</w:t>
            </w:r>
          </w:p>
        </w:tc>
      </w:tr>
      <w:tr w:rsidR="003F1DE6" w:rsidRPr="003F1DE6" w14:paraId="5CD3540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19907" w14:textId="77777777" w:rsidR="003F1DE6" w:rsidRPr="003F1DE6" w:rsidRDefault="003F1DE6" w:rsidP="003F1DE6">
            <w:r w:rsidRPr="003F1DE6">
              <w:t>7.1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8697A" w14:textId="77777777" w:rsidR="003F1DE6" w:rsidRPr="003F1DE6" w:rsidRDefault="003F1DE6" w:rsidP="003F1DE6">
            <w:r w:rsidRPr="003F1DE6">
              <w:t>Провести собрание учредителей (протокол)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32F2F" w14:textId="77777777" w:rsidR="003F1DE6" w:rsidRPr="003F1DE6" w:rsidRDefault="003F1DE6" w:rsidP="003F1DE6">
            <w:r w:rsidRPr="003F1DE6">
              <w:t>Шаблон у юриста/бухгалтера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C5EAF3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5BC35AB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4C6697" w14:textId="77777777" w:rsidR="003F1DE6" w:rsidRPr="003F1DE6" w:rsidRDefault="003F1DE6" w:rsidP="003F1DE6">
            <w:r w:rsidRPr="003F1DE6">
              <w:t>7.2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88FF7" w14:textId="77777777" w:rsidR="003F1DE6" w:rsidRPr="003F1DE6" w:rsidRDefault="003F1DE6" w:rsidP="003F1DE6">
            <w:r w:rsidRPr="003F1DE6">
              <w:t>Рассчитать налог на дивиденды (5%)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87B9CB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F6A06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1C1A68A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D20CF" w14:textId="77777777" w:rsidR="003F1DE6" w:rsidRPr="003F1DE6" w:rsidRDefault="003F1DE6" w:rsidP="003F1DE6">
            <w:r w:rsidRPr="003F1DE6">
              <w:t>7.3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093B9" w14:textId="77777777" w:rsidR="003F1DE6" w:rsidRPr="003F1DE6" w:rsidRDefault="003F1DE6" w:rsidP="003F1DE6">
            <w:r w:rsidRPr="003F1DE6">
              <w:t>Подать заявку на валютный перевод в банке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FD0B0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5B76B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709C86D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2D8DE8" w14:textId="77777777" w:rsidR="003F1DE6" w:rsidRPr="003F1DE6" w:rsidRDefault="003F1DE6" w:rsidP="003F1DE6">
            <w:r w:rsidRPr="003F1DE6">
              <w:t>7.4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9E2CF" w14:textId="77777777" w:rsidR="003F1DE6" w:rsidRPr="003F1DE6" w:rsidRDefault="003F1DE6" w:rsidP="003F1DE6">
            <w:r w:rsidRPr="003F1DE6">
              <w:t>Приложить документы: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6EFDC3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9DE29" w14:textId="77777777" w:rsidR="003F1DE6" w:rsidRPr="003F1DE6" w:rsidRDefault="003F1DE6" w:rsidP="003F1DE6"/>
        </w:tc>
      </w:tr>
      <w:tr w:rsidR="003F1DE6" w:rsidRPr="003F1DE6" w14:paraId="070C8F9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DA592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5A630" w14:textId="77777777" w:rsidR="003F1DE6" w:rsidRPr="003F1DE6" w:rsidRDefault="003F1DE6" w:rsidP="003F1DE6">
            <w:r w:rsidRPr="003F1DE6">
              <w:t>• Протокол о распределении прибыли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5323D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52DD8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70367C4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D3859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7736B" w14:textId="77777777" w:rsidR="003F1DE6" w:rsidRPr="003F1DE6" w:rsidRDefault="003F1DE6" w:rsidP="003F1DE6">
            <w:r w:rsidRPr="003F1DE6">
              <w:t>• Справка об уплате налога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33957A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A5FB6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5DE2EC6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4B2568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6F0CE" w14:textId="77777777" w:rsidR="003F1DE6" w:rsidRPr="003F1DE6" w:rsidRDefault="003F1DE6" w:rsidP="003F1DE6">
            <w:r w:rsidRPr="003F1DE6">
              <w:t>• Реквизиты корейского банка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0E993" w14:textId="77777777" w:rsidR="003F1DE6" w:rsidRPr="003F1DE6" w:rsidRDefault="003F1DE6" w:rsidP="003F1DE6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D84F9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  <w:tr w:rsidR="003F1DE6" w:rsidRPr="003F1DE6" w14:paraId="1C82816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3B169" w14:textId="77777777" w:rsidR="003F1DE6" w:rsidRPr="003F1DE6" w:rsidRDefault="003F1DE6" w:rsidP="003F1DE6">
            <w:r w:rsidRPr="003F1DE6">
              <w:t>7.5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9F75D" w14:textId="77777777" w:rsidR="003F1DE6" w:rsidRPr="003F1DE6" w:rsidRDefault="003F1DE6" w:rsidP="003F1DE6">
            <w:r w:rsidRPr="003F1DE6">
              <w:t>Перевод на корейский счёт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638C0C" w14:textId="77777777" w:rsidR="003F1DE6" w:rsidRPr="003F1DE6" w:rsidRDefault="003F1DE6" w:rsidP="003F1DE6">
            <w:r w:rsidRPr="003F1DE6">
              <w:t>1-3 рабочих дня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005324" w14:textId="77777777" w:rsidR="003F1DE6" w:rsidRPr="003F1DE6" w:rsidRDefault="003F1DE6" w:rsidP="003F1DE6">
            <w:r w:rsidRPr="003F1DE6">
              <w:rPr>
                <w:rFonts w:ascii="Segoe UI Emoji" w:hAnsi="Segoe UI Emoji" w:cs="Segoe UI Emoji"/>
              </w:rPr>
              <w:t>⬜</w:t>
            </w:r>
          </w:p>
        </w:tc>
      </w:tr>
    </w:tbl>
    <w:p w14:paraId="55ABAABB" w14:textId="77777777" w:rsidR="003F1DE6" w:rsidRPr="003F1DE6" w:rsidRDefault="003F1DE6" w:rsidP="003F1DE6">
      <w:r w:rsidRPr="003F1DE6">
        <w:pict w14:anchorId="2E8EE8EB">
          <v:rect id="_x0000_i1031" style="width:0;height:1.5pt" o:hralign="center" o:hrstd="t" o:hr="t" fillcolor="#a0a0a0" stroked="f"/>
        </w:pict>
      </w:r>
    </w:p>
    <w:p w14:paraId="35C19F00" w14:textId="77777777" w:rsidR="003F1DE6" w:rsidRPr="003F1DE6" w:rsidRDefault="003F1DE6" w:rsidP="003F1DE6">
      <w:pPr>
        <w:rPr>
          <w:b/>
          <w:bCs/>
        </w:rPr>
      </w:pPr>
      <w:r w:rsidRPr="003F1DE6">
        <w:rPr>
          <w:b/>
          <w:bCs/>
        </w:rPr>
        <w:t>Полезные контакты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3074"/>
      </w:tblGrid>
      <w:tr w:rsidR="003F1DE6" w:rsidRPr="003F1DE6" w14:paraId="4D827CF7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FD9F63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Сервис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87162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Контакт</w:t>
            </w:r>
          </w:p>
        </w:tc>
      </w:tr>
      <w:tr w:rsidR="003F1DE6" w:rsidRPr="003F1DE6" w14:paraId="490AEED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0EAB2" w14:textId="77777777" w:rsidR="003F1DE6" w:rsidRPr="003F1DE6" w:rsidRDefault="003F1DE6" w:rsidP="003F1DE6">
            <w:r w:rsidRPr="003F1DE6">
              <w:t>IT Park поддержка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875C6" w14:textId="77777777" w:rsidR="003F1DE6" w:rsidRPr="003F1DE6" w:rsidRDefault="003F1DE6" w:rsidP="003F1DE6">
            <w:hyperlink r:id="rId19" w:tgtFrame="_blank" w:history="1">
              <w:r w:rsidRPr="003F1DE6">
                <w:rPr>
                  <w:rStyle w:val="ac"/>
                </w:rPr>
                <w:t>Telegram: @itabormarket</w:t>
              </w:r>
            </w:hyperlink>
          </w:p>
        </w:tc>
      </w:tr>
      <w:tr w:rsidR="003F1DE6" w:rsidRPr="003F1DE6" w14:paraId="14F554C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A8E7E" w14:textId="77777777" w:rsidR="003F1DE6" w:rsidRPr="003F1DE6" w:rsidRDefault="003F1DE6" w:rsidP="003F1DE6">
            <w:r w:rsidRPr="003F1DE6">
              <w:t>IT Park горячая линия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B95B6D" w14:textId="77777777" w:rsidR="003F1DE6" w:rsidRPr="003F1DE6" w:rsidRDefault="003F1DE6" w:rsidP="003F1DE6">
            <w:r w:rsidRPr="003F1DE6">
              <w:t>+998 71 202 02 01</w:t>
            </w:r>
          </w:p>
        </w:tc>
      </w:tr>
      <w:tr w:rsidR="003F1DE6" w:rsidRPr="003F1DE6" w14:paraId="64E4503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C1B9D3" w14:textId="77777777" w:rsidR="003F1DE6" w:rsidRPr="003F1DE6" w:rsidRDefault="003F1DE6" w:rsidP="003F1DE6">
            <w:r w:rsidRPr="003F1DE6">
              <w:t>Налоговая (</w:t>
            </w:r>
            <w:proofErr w:type="spellStart"/>
            <w:r w:rsidRPr="003F1DE6">
              <w:t>Soliq</w:t>
            </w:r>
            <w:proofErr w:type="spellEnd"/>
            <w:r w:rsidRPr="003F1DE6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02863A" w14:textId="77777777" w:rsidR="003F1DE6" w:rsidRPr="003F1DE6" w:rsidRDefault="003F1DE6" w:rsidP="003F1DE6">
            <w:r w:rsidRPr="003F1DE6">
              <w:t>1198 (бесплатно)</w:t>
            </w:r>
          </w:p>
        </w:tc>
      </w:tr>
      <w:tr w:rsidR="003F1DE6" w:rsidRPr="003F1DE6" w14:paraId="4D65A2F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60C3F" w14:textId="77777777" w:rsidR="003F1DE6" w:rsidRPr="003F1DE6" w:rsidRDefault="003F1DE6" w:rsidP="003F1DE6">
            <w:r w:rsidRPr="003F1DE6">
              <w:t>Консультации по регистрации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70A48F" w14:textId="77777777" w:rsidR="003F1DE6" w:rsidRPr="003F1DE6" w:rsidRDefault="003F1DE6" w:rsidP="003F1DE6">
            <w:hyperlink r:id="rId20" w:tgtFrame="_blank" w:history="1">
              <w:r w:rsidRPr="003F1DE6">
                <w:rPr>
                  <w:rStyle w:val="ac"/>
                </w:rPr>
                <w:t>Yaran.uz</w:t>
              </w:r>
            </w:hyperlink>
            <w:r w:rsidRPr="003F1DE6">
              <w:t> — помогают с IT Park</w:t>
            </w:r>
          </w:p>
        </w:tc>
      </w:tr>
    </w:tbl>
    <w:p w14:paraId="4F2AC815" w14:textId="77777777" w:rsidR="003F1DE6" w:rsidRPr="003F1DE6" w:rsidRDefault="003F1DE6" w:rsidP="003F1DE6">
      <w:r w:rsidRPr="003F1DE6">
        <w:pict w14:anchorId="3B8A431B">
          <v:rect id="_x0000_i1032" style="width:0;height:1.5pt" o:hralign="center" o:hrstd="t" o:hr="t" fillcolor="#a0a0a0" stroked="f"/>
        </w:pict>
      </w:r>
    </w:p>
    <w:p w14:paraId="374AB75B" w14:textId="77777777" w:rsidR="003F1DE6" w:rsidRPr="003F1DE6" w:rsidRDefault="003F1DE6" w:rsidP="003F1DE6">
      <w:pPr>
        <w:rPr>
          <w:b/>
          <w:bCs/>
        </w:rPr>
      </w:pPr>
      <w:r w:rsidRPr="003F1DE6">
        <w:rPr>
          <w:b/>
          <w:bCs/>
        </w:rPr>
        <w:t>Примерные сроки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1314"/>
      </w:tblGrid>
      <w:tr w:rsidR="003F1DE6" w:rsidRPr="003F1DE6" w14:paraId="2092ABEF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8DCD9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lastRenderedPageBreak/>
              <w:t>Этап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D52E9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Срок</w:t>
            </w:r>
          </w:p>
        </w:tc>
      </w:tr>
      <w:tr w:rsidR="003F1DE6" w:rsidRPr="003F1DE6" w14:paraId="48B603B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AA9E5" w14:textId="77777777" w:rsidR="003F1DE6" w:rsidRPr="003F1DE6" w:rsidRDefault="003F1DE6" w:rsidP="003F1DE6">
            <w:r w:rsidRPr="003F1DE6">
              <w:t>Регистрация ООО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48744" w14:textId="77777777" w:rsidR="003F1DE6" w:rsidRPr="003F1DE6" w:rsidRDefault="003F1DE6" w:rsidP="003F1DE6">
            <w:r w:rsidRPr="003F1DE6">
              <w:t>1-3 дня</w:t>
            </w:r>
          </w:p>
        </w:tc>
      </w:tr>
      <w:tr w:rsidR="003F1DE6" w:rsidRPr="003F1DE6" w14:paraId="372EAF0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925F3" w14:textId="77777777" w:rsidR="003F1DE6" w:rsidRPr="003F1DE6" w:rsidRDefault="003F1DE6" w:rsidP="003F1DE6">
            <w:r w:rsidRPr="003F1DE6">
              <w:t>IT Park резидентство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1A409" w14:textId="77777777" w:rsidR="003F1DE6" w:rsidRPr="003F1DE6" w:rsidRDefault="003F1DE6" w:rsidP="003F1DE6">
            <w:r w:rsidRPr="003F1DE6">
              <w:t>5-10 дней</w:t>
            </w:r>
          </w:p>
        </w:tc>
      </w:tr>
      <w:tr w:rsidR="003F1DE6" w:rsidRPr="003F1DE6" w14:paraId="3F086E0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E985C" w14:textId="77777777" w:rsidR="003F1DE6" w:rsidRPr="003F1DE6" w:rsidRDefault="003F1DE6" w:rsidP="003F1DE6">
            <w:r w:rsidRPr="003F1DE6">
              <w:t>Открытие счёта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7C6F6" w14:textId="77777777" w:rsidR="003F1DE6" w:rsidRPr="003F1DE6" w:rsidRDefault="003F1DE6" w:rsidP="003F1DE6">
            <w:r w:rsidRPr="003F1DE6">
              <w:t>1-2 дня</w:t>
            </w:r>
          </w:p>
        </w:tc>
      </w:tr>
      <w:tr w:rsidR="003F1DE6" w:rsidRPr="003F1DE6" w14:paraId="7DB2486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73131C" w14:textId="77777777" w:rsidR="003F1DE6" w:rsidRPr="003F1DE6" w:rsidRDefault="003F1DE6" w:rsidP="003F1DE6">
            <w:r w:rsidRPr="003F1DE6">
              <w:t>Подключение Click/</w:t>
            </w:r>
            <w:proofErr w:type="spellStart"/>
            <w:r w:rsidRPr="003F1DE6">
              <w:t>Payme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0F4F5" w14:textId="77777777" w:rsidR="003F1DE6" w:rsidRPr="003F1DE6" w:rsidRDefault="003F1DE6" w:rsidP="003F1DE6">
            <w:r w:rsidRPr="003F1DE6">
              <w:t>3-7 дней</w:t>
            </w:r>
          </w:p>
        </w:tc>
      </w:tr>
      <w:tr w:rsidR="003F1DE6" w:rsidRPr="003F1DE6" w14:paraId="0EC9A89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05263" w14:textId="77777777" w:rsidR="003F1DE6" w:rsidRPr="003F1DE6" w:rsidRDefault="003F1DE6" w:rsidP="003F1DE6">
            <w:r w:rsidRPr="003F1DE6">
              <w:rPr>
                <w:b/>
                <w:bCs/>
              </w:rPr>
              <w:t>Итого до запуска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B57802" w14:textId="77777777" w:rsidR="003F1DE6" w:rsidRPr="003F1DE6" w:rsidRDefault="003F1DE6" w:rsidP="003F1DE6">
            <w:r w:rsidRPr="003F1DE6">
              <w:rPr>
                <w:b/>
                <w:bCs/>
              </w:rPr>
              <w:t>~2-3 недели</w:t>
            </w:r>
          </w:p>
        </w:tc>
      </w:tr>
    </w:tbl>
    <w:p w14:paraId="6956583D" w14:textId="77777777" w:rsidR="003F1DE6" w:rsidRPr="003F1DE6" w:rsidRDefault="003F1DE6" w:rsidP="003F1DE6">
      <w:r w:rsidRPr="003F1DE6">
        <w:pict w14:anchorId="423D4471">
          <v:rect id="_x0000_i1033" style="width:0;height:1.5pt" o:hralign="center" o:hrstd="t" o:hr="t" fillcolor="#a0a0a0" stroked="f"/>
        </w:pict>
      </w:r>
    </w:p>
    <w:p w14:paraId="308407C2" w14:textId="77777777" w:rsidR="003F1DE6" w:rsidRPr="003F1DE6" w:rsidRDefault="003F1DE6" w:rsidP="003F1DE6">
      <w:pPr>
        <w:rPr>
          <w:b/>
          <w:bCs/>
        </w:rPr>
      </w:pPr>
      <w:r w:rsidRPr="003F1DE6">
        <w:rPr>
          <w:b/>
          <w:bCs/>
        </w:rPr>
        <w:t>Примерные расходы (разово)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1840"/>
      </w:tblGrid>
      <w:tr w:rsidR="003F1DE6" w:rsidRPr="003F1DE6" w14:paraId="309749A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A7105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Статья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EBAF5" w14:textId="77777777" w:rsidR="003F1DE6" w:rsidRPr="003F1DE6" w:rsidRDefault="003F1DE6" w:rsidP="003F1DE6">
            <w:pPr>
              <w:rPr>
                <w:b/>
                <w:bCs/>
              </w:rPr>
            </w:pPr>
            <w:r w:rsidRPr="003F1DE6">
              <w:rPr>
                <w:b/>
                <w:bCs/>
              </w:rPr>
              <w:t>Сумма</w:t>
            </w:r>
          </w:p>
        </w:tc>
      </w:tr>
      <w:tr w:rsidR="003F1DE6" w:rsidRPr="003F1DE6" w14:paraId="4F125CB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F1873A" w14:textId="77777777" w:rsidR="003F1DE6" w:rsidRPr="003F1DE6" w:rsidRDefault="003F1DE6" w:rsidP="003F1DE6">
            <w:r w:rsidRPr="003F1DE6">
              <w:t>ЭЦП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DD83B3" w14:textId="77777777" w:rsidR="003F1DE6" w:rsidRPr="003F1DE6" w:rsidRDefault="003F1DE6" w:rsidP="003F1DE6">
            <w:del w:id="0" w:author="Unknown">
              <w:r w:rsidRPr="003F1DE6">
                <w:delText>100,000 сум (</w:delText>
              </w:r>
            </w:del>
            <w:r w:rsidRPr="003F1DE6">
              <w:t>$8)</w:t>
            </w:r>
          </w:p>
        </w:tc>
      </w:tr>
      <w:tr w:rsidR="003F1DE6" w:rsidRPr="003F1DE6" w14:paraId="33C66C2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CC276" w14:textId="77777777" w:rsidR="003F1DE6" w:rsidRPr="003F1DE6" w:rsidRDefault="003F1DE6" w:rsidP="003F1DE6">
            <w:r w:rsidRPr="003F1DE6">
              <w:t>Госпошлина за регистрацию ООО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3CEFBF" w14:textId="77777777" w:rsidR="003F1DE6" w:rsidRPr="003F1DE6" w:rsidRDefault="003F1DE6" w:rsidP="003F1DE6">
            <w:del w:id="1" w:author="Unknown">
              <w:r w:rsidRPr="003F1DE6">
                <w:delText>300,000 сум (</w:delText>
              </w:r>
            </w:del>
            <w:r w:rsidRPr="003F1DE6">
              <w:t>$24)</w:t>
            </w:r>
          </w:p>
        </w:tc>
      </w:tr>
      <w:tr w:rsidR="003F1DE6" w:rsidRPr="003F1DE6" w14:paraId="4D657F1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FA7A6" w14:textId="77777777" w:rsidR="003F1DE6" w:rsidRPr="003F1DE6" w:rsidRDefault="003F1DE6" w:rsidP="003F1DE6">
            <w:r w:rsidRPr="003F1DE6">
              <w:t>IT Park резидентство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F6DD5" w14:textId="77777777" w:rsidR="003F1DE6" w:rsidRPr="003F1DE6" w:rsidRDefault="003F1DE6" w:rsidP="003F1DE6">
            <w:r w:rsidRPr="003F1DE6">
              <w:rPr>
                <w:b/>
                <w:bCs/>
              </w:rPr>
              <w:t>Бесплатно</w:t>
            </w:r>
          </w:p>
        </w:tc>
      </w:tr>
      <w:tr w:rsidR="003F1DE6" w:rsidRPr="003F1DE6" w14:paraId="7AC95BB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A433E" w14:textId="77777777" w:rsidR="003F1DE6" w:rsidRPr="003F1DE6" w:rsidRDefault="003F1DE6" w:rsidP="003F1DE6">
            <w:r w:rsidRPr="003F1DE6">
              <w:t>Открытие счёта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274D7" w14:textId="77777777" w:rsidR="003F1DE6" w:rsidRPr="003F1DE6" w:rsidRDefault="003F1DE6" w:rsidP="003F1DE6">
            <w:r w:rsidRPr="003F1DE6">
              <w:t>Бесплатно</w:t>
            </w:r>
          </w:p>
        </w:tc>
      </w:tr>
      <w:tr w:rsidR="003F1DE6" w:rsidRPr="003F1DE6" w14:paraId="293D894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0157C" w14:textId="77777777" w:rsidR="003F1DE6" w:rsidRPr="003F1DE6" w:rsidRDefault="003F1DE6" w:rsidP="003F1DE6">
            <w:r w:rsidRPr="003F1DE6">
              <w:t>Юрист/бухгалтер (опционально)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4EAB8" w14:textId="77777777" w:rsidR="003F1DE6" w:rsidRPr="003F1DE6" w:rsidRDefault="003F1DE6" w:rsidP="003F1DE6">
            <w:r w:rsidRPr="003F1DE6">
              <w:t>$100-300</w:t>
            </w:r>
          </w:p>
        </w:tc>
      </w:tr>
    </w:tbl>
    <w:p w14:paraId="5B411915" w14:textId="24E778BD" w:rsidR="00750F5E" w:rsidRPr="003F1DE6" w:rsidRDefault="00750F5E" w:rsidP="003F1DE6">
      <w:r w:rsidRPr="003F1DE6">
        <w:t xml:space="preserve"> </w:t>
      </w:r>
    </w:p>
    <w:sectPr w:rsidR="00750F5E" w:rsidRPr="003F1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5E"/>
    <w:rsid w:val="001140F4"/>
    <w:rsid w:val="00135B7A"/>
    <w:rsid w:val="003F1DE6"/>
    <w:rsid w:val="00750F5E"/>
    <w:rsid w:val="007B2E9D"/>
    <w:rsid w:val="008118F7"/>
    <w:rsid w:val="00B8798C"/>
    <w:rsid w:val="00CB44C6"/>
    <w:rsid w:val="00D2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4D7B"/>
  <w15:chartTrackingRefBased/>
  <w15:docId w15:val="{56C8B29D-7E67-4A56-9385-1637338D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0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F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F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F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F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F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F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F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F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F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F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0F5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1DE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1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it-park.uz/" TargetMode="External"/><Relationship Id="rId13" Type="http://schemas.openxmlformats.org/officeDocument/2006/relationships/hyperlink" Target="https://ipak.uz/" TargetMode="External"/><Relationship Id="rId18" Type="http://schemas.openxmlformats.org/officeDocument/2006/relationships/hyperlink" Target="https://soliq.uz/page/ish_kabineti?lang=ru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my.gov.uz/ru/service/113" TargetMode="External"/><Relationship Id="rId12" Type="http://schemas.openxmlformats.org/officeDocument/2006/relationships/hyperlink" Target="https://kapitalbank.uz/ru/business/" TargetMode="External"/><Relationship Id="rId17" Type="http://schemas.openxmlformats.org/officeDocument/2006/relationships/hyperlink" Target="https://uzumbank.uz/ru/busines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ayme.uz/business" TargetMode="External"/><Relationship Id="rId20" Type="http://schemas.openxmlformats.org/officeDocument/2006/relationships/hyperlink" Target="https://yaran.uz/" TargetMode="External"/><Relationship Id="rId1" Type="http://schemas.openxmlformats.org/officeDocument/2006/relationships/styles" Target="styles.xml"/><Relationship Id="rId6" Type="http://schemas.openxmlformats.org/officeDocument/2006/relationships/hyperlink" Target="https://e-imzo.uz/" TargetMode="External"/><Relationship Id="rId11" Type="http://schemas.openxmlformats.org/officeDocument/2006/relationships/hyperlink" Target="https://my.it-park.uz/" TargetMode="External"/><Relationship Id="rId5" Type="http://schemas.openxmlformats.org/officeDocument/2006/relationships/hyperlink" Target="https://www.hometax.go.kr/" TargetMode="External"/><Relationship Id="rId15" Type="http://schemas.openxmlformats.org/officeDocument/2006/relationships/hyperlink" Target="https://click.uz/ru/merchant/" TargetMode="External"/><Relationship Id="rId10" Type="http://schemas.openxmlformats.org/officeDocument/2006/relationships/hyperlink" Target="https://it-park.uz/ru/itpark/residents/requirements" TargetMode="External"/><Relationship Id="rId19" Type="http://schemas.openxmlformats.org/officeDocument/2006/relationships/hyperlink" Target="https://t.me/itabormarket" TargetMode="External"/><Relationship Id="rId4" Type="http://schemas.openxmlformats.org/officeDocument/2006/relationships/hyperlink" Target="https://www.startbiz.go.kr/" TargetMode="External"/><Relationship Id="rId9" Type="http://schemas.openxmlformats.org/officeDocument/2006/relationships/hyperlink" Target="https://my.it-park.uz/ru/registration" TargetMode="External"/><Relationship Id="rId14" Type="http://schemas.openxmlformats.org/officeDocument/2006/relationships/hyperlink" Target="https://hamkorbank.uz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4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</cp:revision>
  <dcterms:created xsi:type="dcterms:W3CDTF">2026-01-30T09:54:00Z</dcterms:created>
  <dcterms:modified xsi:type="dcterms:W3CDTF">2026-02-16T07:29:00Z</dcterms:modified>
</cp:coreProperties>
</file>